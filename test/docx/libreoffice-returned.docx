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8"/>
        <w:ind w:hanging="0" w:left="2001" w:right="2001"/>
        <w:jc w:val="left"/>
        <w:rPr/>
      </w:pPr>
      <w:bookmarkStart w:id="0" w:name="ck_defc3a7a_1"/>
      <w:bookmarkEnd w:id="0"/>
      <w:r>
        <w:rPr>
          <w:sz w:val="34"/>
        </w:rPr>
        <w:t>Wake recovery behind a model turbine</w:t>
      </w:r>
    </w:p>
    <w:p>
      <w:pPr>
        <w:pStyle w:val="Normal"/>
        <w:tabs>
          <w:tab w:val="clear" w:pos="720"/>
          <w:tab w:val="center" w:pos="1567" w:leader="none"/>
          <w:tab w:val="center" w:pos="3716" w:leader="none"/>
        </w:tabs>
        <w:spacing w:lineRule="auto" w:line="259" w:before="0" w:after="173"/>
        <w:ind w:hanging="0" w:left="2001" w:right="2001"/>
        <w:jc w:val="left"/>
        <w:rPr/>
      </w:pPr>
      <w:bookmarkStart w:id="1" w:name="ck_defc3a7a_1_2"/>
      <w:bookmarkEnd w:id="1"/>
      <w:r>
        <w:rPr>
          <w:rFonts w:eastAsia="Calibri" w:cs="Calibri" w:ascii="Calibri" w:hAnsi="Calibri"/>
          <w:sz w:val="22"/>
        </w:rPr>
        <w:tab/>
      </w:r>
      <w:r>
        <w:rPr>
          <w:sz w:val="24"/>
        </w:rPr>
        <w:t>P. Bachant</w:t>
        <w:tab/>
        <w:t>A. Reviewer</w:t>
      </w:r>
    </w:p>
    <w:p>
      <w:pPr>
        <w:pStyle w:val="Normal"/>
        <w:spacing w:lineRule="auto" w:line="259" w:before="0" w:after="173"/>
        <w:ind w:hanging="10" w:left="2001" w:right="2001"/>
        <w:jc w:val="center"/>
        <w:rPr/>
      </w:pPr>
      <w:r>
        <w:rPr>
          <w:sz w:val="24"/>
        </w:rPr>
        <w:t>September 6, 2026</w:t>
      </w:r>
    </w:p>
    <w:p>
      <w:pPr>
        <w:sectPr>
          <w:type w:val="nextPage"/>
          <w:pgSz w:w="12240" w:h="15840"/>
          <w:pgMar w:left="1440" w:right="1455" w:gutter="0" w:header="0" w:top="3094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0"/>
        </w:numPr>
        <w:ind w:hanging="0" w:left="-5"/>
        <w:rPr/>
      </w:pPr>
      <w:bookmarkStart w:id="2" w:name="ck_defc3a7a_10"/>
      <w:bookmarkEnd w:id="2"/>
      <w:r>
        <w:rPr/>
        <w:t>Abstract</w:t>
      </w:r>
    </w:p>
    <w:p>
      <w:pPr>
        <w:pStyle w:val="Normal"/>
        <w:spacing w:before="0" w:after="640"/>
        <w:ind w:hanging="10" w:left="-5"/>
        <w:rPr/>
      </w:pPr>
      <w:bookmarkStart w:id="3" w:name="ck_defc3a7a_10_2"/>
      <w:bookmarkEnd w:id="3"/>
      <w:r>
        <w:rPr/>
        <w:t>We study the wake of a model turbine. The flow is turbulent [Smith and Jones, 2020]. This is the abstract’s second sentence, which is fairly long so that it wraps across a couple of lines in the two-column layout.</w:t>
      </w:r>
    </w:p>
    <w:p>
      <w:pPr>
        <w:pStyle w:val="Heading1"/>
        <w:ind w:hanging="484" w:left="469"/>
        <w:rPr/>
      </w:pPr>
      <w:bookmarkStart w:id="4" w:name="ck_defc3a7a_16"/>
      <w:bookmarkEnd w:id="4"/>
      <w:r>
        <w:rPr/>
        <w:t>Introduction</w:t>
      </w:r>
    </w:p>
    <w:p>
      <w:pPr>
        <w:pStyle w:val="Normal"/>
        <w:spacing w:before="0" w:after="640"/>
        <w:ind w:hanging="10" w:left="-5"/>
        <w:rPr/>
      </w:pPr>
      <w:bookmarkStart w:id="5" w:name="ck_defc3a7a_19"/>
      <w:bookmarkEnd w:id="5"/>
      <w:ins w:id="0" w:author="Libre Reviewer" w:date="2026-09-27T18:34:46Z">
        <w:r>
          <w:rPr/>
          <w:t>Wakes really matter</w:t>
        </w:r>
      </w:ins>
      <w:del w:id="1" w:author="Libre Reviewer" w:date="2026-09-27T18:34:46Z">
        <w:r>
          <w:rPr/>
          <w:delText>Wakes matter</w:delText>
        </w:r>
      </w:del>
      <w:r>
        <w:rPr/>
        <w:t xml:space="preserve"> for wind farm layout, as discussed by Smith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rPr/>
        <w:t xml:space="preserve">= </w:t>
      </w:r>
      <w:r>
        <w:rPr>
          <w:i/>
        </w:rPr>
        <w:t xml:space="preserve">UD/ν </w:t>
      </w:r>
      <w:r>
        <w:rPr/>
        <w:t>≈ 10</w:t>
      </w:r>
      <w:r>
        <w:rPr>
          <w:vertAlign w:val="superscript"/>
        </w:rPr>
        <w:t xml:space="preserve">5 </w:t>
      </w:r>
      <w:r>
        <w:rPr/>
        <w:t>and a hyphenated compound like “high-Reynolds-number” plus a non-breaking space and an em dash—like this one.</w:t>
      </w:r>
    </w:p>
    <w:p>
      <w:pPr>
        <w:pStyle w:val="Heading1"/>
        <w:ind w:hanging="484" w:left="469"/>
        <w:rPr/>
      </w:pPr>
      <w:bookmarkStart w:id="6" w:name="ck_dcf9e526_1"/>
      <w:bookmarkEnd w:id="6"/>
      <w:r>
        <w:rPr/>
        <w:t>Methods</w:t>
      </w:r>
    </w:p>
    <w:p>
      <w:pPr>
        <w:pStyle w:val="Normal"/>
        <w:ind w:hanging="10" w:left="-5"/>
        <w:rPr/>
      </w:pPr>
      <w:bookmarkStart w:id="7" w:name="ck_dcf9e526_4"/>
      <w:bookmarkEnd w:id="7"/>
      <w:r>
        <w:rPr/>
        <w:t xml:space="preserve">We measured the velocity field with a two-component laser Doppler velocimeter [Lee, 2018]. The sampling frequency was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rPr/>
        <w:t>= 1 kHz and the integral time scale was estimated from the autocorrelation.</w:t>
      </w:r>
    </w:p>
    <w:p>
      <w:pPr>
        <w:pStyle w:val="Normal"/>
        <w:spacing w:before="0" w:after="194"/>
        <w:ind w:hanging="10" w:left="209"/>
        <w:rPr/>
      </w:pPr>
      <w:bookmarkStart w:id="8" w:name="ck_dcf9e526_14"/>
      <w:bookmarkEnd w:id="8"/>
      <w:commentRangeStart w:id="0"/>
      <w:commentRangeStart w:id="1"/>
      <w:r>
        <w:rPr/>
        <w:t>The mean velocity deficit is modeled as</w:t>
      </w:r>
      <w:r>
        <w:rPr/>
      </w:r>
      <w:commentRangeEnd w:id="1"/>
      <w:r>
        <w:commentReference w:id="1"/>
      </w:r>
      <w:commentRangeEnd w:id="0"/>
      <w:r>
        <w:commentReference w:id="0"/>
      </w:r>
      <w:r>
        <w:rPr/>
      </w:r>
    </w:p>
    <w:tbl>
      <w:tblPr>
        <w:tblW w:w="46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3488"/>
        <w:gridCol w:w="580"/>
      </w:tblGrid>
      <w:tr>
        <w:trPr/>
        <w:tc>
          <w:tcPr>
            <w:tcW w:w="579" w:type="dxa"/>
            <w:tcBorders/>
            <w:vAlign w:val="center"/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  <w:tc>
          <w:tcPr>
            <w:tcW w:w="3488" w:type="dxa"/>
            <w:tcBorders/>
            <w:vAlign w:val="center"/>
          </w:tcPr>
          <w:p>
            <w:pPr>
              <w:pStyle w:val="Normal"/>
              <w:spacing w:before="60" w:after="60"/>
              <w:jc w:val="center"/>
              <w:rPr/>
            </w:pPr>
            <w:bookmarkStart w:id="9" w:name="ck_dcf9e526_15"/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Δ</m:t>
                    </m:r>
                    <m:r>
                      <w:rPr>
                        <w:rFonts w:ascii="Cambria Math" w:hAnsi="Cambria Math"/>
                      </w:rPr>
                      <m:t xml:space="preserve">U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∞</m:t>
                        </m:r>
                      </m:sub>
                    </m:sSub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8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k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/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  <w:bookmarkEnd w:id="9"/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spacing w:before="60" w:after="60"/>
              <w:jc w:val="right"/>
              <w:rPr/>
            </w:pPr>
            <w:r>
              <w:rPr/>
              <w:t>(1)</w:t>
            </w:r>
          </w:p>
        </w:tc>
      </w:tr>
    </w:tbl>
    <w:p>
      <w:pPr>
        <w:pStyle w:val="Normal"/>
        <w:ind w:hanging="10" w:left="-5"/>
        <w:rPr/>
      </w:pPr>
      <w:bookmarkStart w:id="10" w:name="ck_dcf9e526_19"/>
      <w:bookmarkEnd w:id="10"/>
      <w:r>
        <w:rPr/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rPr/>
        <w:t xml:space="preserve">is the thrust coefficient and </w:t>
      </w:r>
      <w:r>
        <w:rPr>
          <w:i/>
        </w:rPr>
        <w:t xml:space="preserve">k </w:t>
      </w:r>
      <w:r>
        <w:rPr/>
        <w:t>is the wake growth rate. Figure 1 shows the result, and Table 1 lists the parameters.</w:t>
      </w:r>
    </w:p>
    <w:p>
      <w:pPr>
        <w:pStyle w:val="Normal"/>
        <w:spacing w:lineRule="auto" w:line="259" w:before="0" w:after="343"/>
        <w:ind w:hanging="0" w:left="389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2345055" cy="1697990"/>
                <wp:effectExtent l="0" t="0" r="0" b="0"/>
                <wp:docPr id="1" name="Group 14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40" cy="1698120"/>
                          <a:chOff x="0" y="0"/>
                          <a:chExt cx="2345040" cy="1698120"/>
                        </a:xfrm>
                      </wpg:grpSpPr>
                      <wps:wsp>
                        <wps:cNvPr id="2" name="Shape 64"/>
                        <wps:cNvSpPr/>
                        <wps:spPr>
                          <a:xfrm>
                            <a:off x="411480" y="1482840"/>
                            <a:ext cx="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Rectangle 65"/>
                        <wps:cNvSpPr/>
                        <wps:spPr>
                          <a:xfrm>
                            <a:off x="393840" y="1495440"/>
                            <a:ext cx="475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" name="Shape 66"/>
                        <wps:cNvSpPr/>
                        <wps:spPr>
                          <a:xfrm>
                            <a:off x="779760" y="1482840"/>
                            <a:ext cx="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Rectangle 67"/>
                        <wps:cNvSpPr/>
                        <wps:spPr>
                          <a:xfrm>
                            <a:off x="762120" y="1495440"/>
                            <a:ext cx="475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" name="Shape 68"/>
                        <wps:cNvSpPr/>
                        <wps:spPr>
                          <a:xfrm>
                            <a:off x="1148040" y="1482840"/>
                            <a:ext cx="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Rectangle 69"/>
                        <wps:cNvSpPr/>
                        <wps:spPr>
                          <a:xfrm>
                            <a:off x="1130400" y="1495440"/>
                            <a:ext cx="4716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Shape 70"/>
                        <wps:cNvSpPr/>
                        <wps:spPr>
                          <a:xfrm>
                            <a:off x="1515600" y="1482840"/>
                            <a:ext cx="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Rectangle 71"/>
                        <wps:cNvSpPr/>
                        <wps:spPr>
                          <a:xfrm>
                            <a:off x="1497960" y="1495440"/>
                            <a:ext cx="475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0" name="Shape 72"/>
                        <wps:cNvSpPr/>
                        <wps:spPr>
                          <a:xfrm>
                            <a:off x="1883880" y="1482840"/>
                            <a:ext cx="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Rectangle 73"/>
                        <wps:cNvSpPr/>
                        <wps:spPr>
                          <a:xfrm>
                            <a:off x="1866240" y="1495440"/>
                            <a:ext cx="475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2" name="Shape 74"/>
                        <wps:cNvSpPr/>
                        <wps:spPr>
                          <a:xfrm>
                            <a:off x="2252520" y="1482840"/>
                            <a:ext cx="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Rectangle 75"/>
                        <wps:cNvSpPr/>
                        <wps:spPr>
                          <a:xfrm>
                            <a:off x="2216160" y="1495440"/>
                            <a:ext cx="9540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4" name="Rectangle 76"/>
                        <wps:cNvSpPr/>
                        <wps:spPr>
                          <a:xfrm>
                            <a:off x="1315080" y="1573560"/>
                            <a:ext cx="439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5" name="Shape 77"/>
                        <wps:cNvSpPr/>
                        <wps:spPr>
                          <a:xfrm>
                            <a:off x="299880" y="141552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Rectangle 78"/>
                        <wps:cNvSpPr/>
                        <wps:spPr>
                          <a:xfrm>
                            <a:off x="106200" y="1367640"/>
                            <a:ext cx="6300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7" name="Rectangle 79"/>
                        <wps:cNvSpPr/>
                        <wps:spPr>
                          <a:xfrm>
                            <a:off x="153720" y="1367640"/>
                            <a:ext cx="16704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8" name="Shape 80"/>
                        <wps:cNvSpPr/>
                        <wps:spPr>
                          <a:xfrm>
                            <a:off x="299880" y="124704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Rectangle 81"/>
                        <wps:cNvSpPr/>
                        <wps:spPr>
                          <a:xfrm>
                            <a:off x="106200" y="1199520"/>
                            <a:ext cx="6300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0" name="Rectangle 82"/>
                        <wps:cNvSpPr/>
                        <wps:spPr>
                          <a:xfrm>
                            <a:off x="153720" y="1199520"/>
                            <a:ext cx="16704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1" name="Shape 83"/>
                        <wps:cNvSpPr/>
                        <wps:spPr>
                          <a:xfrm>
                            <a:off x="299880" y="107892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Rectangle 84"/>
                        <wps:cNvSpPr/>
                        <wps:spPr>
                          <a:xfrm>
                            <a:off x="106200" y="1031400"/>
                            <a:ext cx="6300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3" name="Rectangle 85"/>
                        <wps:cNvSpPr/>
                        <wps:spPr>
                          <a:xfrm>
                            <a:off x="153720" y="1031400"/>
                            <a:ext cx="16704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4" name="Shape 86"/>
                        <wps:cNvSpPr/>
                        <wps:spPr>
                          <a:xfrm>
                            <a:off x="299880" y="91008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Rectangle 87"/>
                        <wps:cNvSpPr/>
                        <wps:spPr>
                          <a:xfrm>
                            <a:off x="106200" y="862920"/>
                            <a:ext cx="6300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6" name="Rectangle 88"/>
                        <wps:cNvSpPr/>
                        <wps:spPr>
                          <a:xfrm>
                            <a:off x="153720" y="862920"/>
                            <a:ext cx="16704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7" name="Shape 89"/>
                        <wps:cNvSpPr/>
                        <wps:spPr>
                          <a:xfrm>
                            <a:off x="299880" y="74160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Rectangle 90"/>
                        <wps:cNvSpPr/>
                        <wps:spPr>
                          <a:xfrm>
                            <a:off x="153720" y="693360"/>
                            <a:ext cx="16704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9" name="Shape 91"/>
                        <wps:cNvSpPr/>
                        <wps:spPr>
                          <a:xfrm>
                            <a:off x="299880" y="57276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Rectangle 92"/>
                        <wps:cNvSpPr/>
                        <wps:spPr>
                          <a:xfrm>
                            <a:off x="153720" y="525240"/>
                            <a:ext cx="16704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1" name="Shape 93"/>
                        <wps:cNvSpPr/>
                        <wps:spPr>
                          <a:xfrm>
                            <a:off x="299880" y="40464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Rectangle 94"/>
                        <wps:cNvSpPr/>
                        <wps:spPr>
                          <a:xfrm>
                            <a:off x="153720" y="356760"/>
                            <a:ext cx="16704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3" name="Shape 95"/>
                        <wps:cNvSpPr/>
                        <wps:spPr>
                          <a:xfrm>
                            <a:off x="299880" y="23544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Rectangle 96"/>
                        <wps:cNvSpPr/>
                        <wps:spPr>
                          <a:xfrm>
                            <a:off x="153720" y="188640"/>
                            <a:ext cx="16704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5" name="Shape 97"/>
                        <wps:cNvSpPr/>
                        <wps:spPr>
                          <a:xfrm>
                            <a:off x="299880" y="67320"/>
                            <a:ext cx="190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Rectangle 98"/>
                        <wps:cNvSpPr/>
                        <wps:spPr>
                          <a:xfrm>
                            <a:off x="153720" y="19800"/>
                            <a:ext cx="167040" cy="12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7" name="Rectangle 99"/>
                        <wps:cNvSpPr/>
                        <wps:spPr>
                          <a:xfrm rot="16200000">
                            <a:off x="-22680" y="655200"/>
                            <a:ext cx="172800" cy="12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eastAsia="Calibri" w:cs="Calibri" w:ascii="Calibri" w:hAnsi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 w:ascii="Calibri" w:hAnsi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8" name="Shape 100"/>
                        <wps:cNvSpPr/>
                        <wps:spPr>
                          <a:xfrm>
                            <a:off x="411480" y="67320"/>
                            <a:ext cx="1840320" cy="1347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noFill/>
                          <a:ln cap="sq" w="9000">
                            <a:solidFill>
                              <a:srgbClr val="1F77B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Shape 101"/>
                        <wps:cNvSpPr/>
                        <wps:spPr>
                          <a:xfrm>
                            <a:off x="319320" y="0"/>
                            <a:ext cx="720" cy="1482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Shape 102"/>
                        <wps:cNvSpPr/>
                        <wps:spPr>
                          <a:xfrm>
                            <a:off x="2344320" y="0"/>
                            <a:ext cx="720" cy="1482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Shape 103"/>
                        <wps:cNvSpPr/>
                        <wps:spPr>
                          <a:xfrm>
                            <a:off x="319320" y="1482840"/>
                            <a:ext cx="2024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5339" h="0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Shape 104"/>
                        <wps:cNvSpPr/>
                        <wps:spPr>
                          <a:xfrm>
                            <a:off x="319320" y="0"/>
                            <a:ext cx="2024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5339" h="0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48" style="position:absolute;margin-left:-1.8pt;margin-top:-133.75pt;width:186.45pt;height:133.7pt" coordorigin="-36,-2675" coordsize="3729,2674">
                <v:rect id="shape_0" stroked="f" o:allowincell="f" style="position:absolute;left:620;top:-320;width:74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200;top:-320;width:74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780;top:-320;width:73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4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359;top:-320;width:74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6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939;top:-320;width:74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8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3490;top:-320;width:149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10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071;top:-197;width:68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41"/>
                            <w:sz w:val="9"/>
                          </w:rPr>
                          <w:t>x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521;width:98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521;width:262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786;width:98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786;width:262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1051;width:98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051;width:262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1316;width:98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316;width:262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583;width:262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0.00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848;width:262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2113;width:262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2378;width:262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2644;width:262;height:19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-35;top:-1643;width:271;height:199;mso-wrap-style:square;v-text-anchor:top;rotation:270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sz w:val="9"/>
                          </w:rPr>
                          <w:t>sin</w:t>
                        </w:r>
                        <w:r>
                          <w:rPr>
                            <w:rFonts w:eastAsia="Calibri" w:cs="Calibri" w:ascii="Calibri" w:hAnsi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eastAsia="Calibri" w:cs="Calibri" w:ascii="Calibri" w:hAnsi="Calibri"/>
                            <w:sz w:val="9"/>
                          </w:rPr>
                          <w:t>x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0" w:after="359"/>
        <w:ind w:hanging="10" w:left="159"/>
        <w:rPr/>
      </w:pPr>
      <w:bookmarkStart w:id="11" w:name="ck_defc3a7a_32"/>
      <w:bookmarkEnd w:id="11"/>
      <w:r>
        <w:rPr/>
        <w:t>Figure 1: A sine wave, standing in for a wake profile.</w:t>
      </w:r>
    </w:p>
    <w:p>
      <w:pPr>
        <w:pStyle w:val="Normal"/>
        <w:spacing w:lineRule="auto" w:line="259" w:before="0" w:after="29"/>
        <w:ind w:hanging="0" w:left="149"/>
        <w:jc w:val="center"/>
        <w:rPr/>
      </w:pPr>
      <w:bookmarkStart w:id="12" w:name="ck_defc3a7a_38"/>
      <w:bookmarkEnd w:id="12"/>
      <w:r>
        <w:rPr/>
        <w:t>Tab</w:t>
      </w:r>
      <w:r>
        <w:rPr>
          <w:u w:val="single" w:color="000000"/>
        </w:rPr>
        <w:t>le 1: Parameters used in the wake mo</w:t>
      </w:r>
      <w:r>
        <w:rPr/>
        <w:t>del.</w:t>
      </w:r>
    </w:p>
    <w:p>
      <w:pPr>
        <w:pStyle w:val="Normal"/>
        <w:tabs>
          <w:tab w:val="clear" w:pos="720"/>
          <w:tab w:val="center" w:pos="1318" w:leader="none"/>
          <w:tab w:val="center" w:pos="2957" w:leader="none"/>
          <w:tab w:val="center" w:pos="3763" w:leader="none"/>
        </w:tabs>
        <w:spacing w:lineRule="auto" w:line="259" w:before="0" w:after="0"/>
        <w:ind w:hanging="0" w:left="0"/>
        <w:jc w:val="left"/>
        <w:rPr/>
      </w:pPr>
      <w:bookmarkStart w:id="13" w:name="ck_defc3a7a_40"/>
      <w:bookmarkEnd w:id="13"/>
      <w:r>
        <w:rPr>
          <w:rFonts w:eastAsia="Calibri" w:cs="Calibri" w:ascii="Calibri" w:hAnsi="Calibri"/>
          <w:sz w:val="22"/>
        </w:rPr>
        <w:tab/>
      </w:r>
      <w:r>
        <w:rPr/>
        <w:t>Parameter</w:t>
        <w:tab/>
        <w:t>Symbol</w:t>
        <w:tab/>
        <w:t>Value</w:t>
      </w:r>
    </w:p>
    <w:p>
      <w:pPr>
        <w:pStyle w:val="Normal"/>
        <w:spacing w:lineRule="auto" w:line="259" w:before="0" w:after="93"/>
        <w:ind w:hanging="0" w:left="745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2146935" cy="6350"/>
                <wp:effectExtent l="0" t="0" r="0" b="0"/>
                <wp:docPr id="43" name="Group 14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40" cy="6480"/>
                          <a:chOff x="0" y="0"/>
                          <a:chExt cx="2147040" cy="6480"/>
                        </a:xfrm>
                      </wpg:grpSpPr>
                      <wps:wsp>
                        <wps:cNvPr id="44" name="Shape 109"/>
                        <wps:cNvSpPr/>
                        <wps:spPr>
                          <a:xfrm>
                            <a:off x="0" y="0"/>
                            <a:ext cx="214704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47075" h="0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noFill/>
                          <a:ln w="63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49" style="position:absolute;margin-left:0pt;margin-top:-0.55pt;width:169.05pt;height:0.5pt" coordorigin="0,-11" coordsize="3381,10"/>
            </w:pict>
          </mc:Fallback>
        </mc:AlternateContent>
      </w:r>
    </w:p>
    <w:p>
      <w:pPr>
        <w:pStyle w:val="Normal"/>
        <w:tabs>
          <w:tab w:val="clear" w:pos="720"/>
          <w:tab w:val="center" w:pos="1629" w:leader="none"/>
          <w:tab w:val="center" w:pos="2941" w:leader="none"/>
          <w:tab w:val="center" w:pos="3763" w:leader="none"/>
        </w:tabs>
        <w:spacing w:lineRule="auto" w:line="259" w:before="0" w:after="0"/>
        <w:ind w:hanging="0" w:left="0"/>
        <w:jc w:val="left"/>
        <w:rPr/>
      </w:pPr>
      <w:bookmarkStart w:id="14" w:name="ck_defc3a7a_40_2"/>
      <w:bookmarkEnd w:id="14"/>
      <w:r>
        <w:rPr>
          <w:rFonts w:eastAsia="Calibri" w:cs="Calibri" w:ascii="Calibri" w:hAnsi="Calibri"/>
          <w:sz w:val="22"/>
        </w:rPr>
        <w:tab/>
      </w:r>
      <w:r>
        <w:rPr/>
        <w:t>Thrust coefficient</w:t>
        <w:tab/>
      </w:r>
      <w:r>
        <w:rPr>
          <w:i/>
        </w:rPr>
        <w:t>C</w:t>
      </w:r>
      <w:r>
        <w:rPr>
          <w:i/>
          <w:vertAlign w:val="subscript"/>
        </w:rPr>
        <w:t>T</w:t>
        <w:tab/>
      </w:r>
      <w:r>
        <w:rPr/>
        <w:t>0.8</w:t>
      </w:r>
    </w:p>
    <w:p>
      <w:pPr>
        <w:pStyle w:val="Normal"/>
        <w:tabs>
          <w:tab w:val="clear" w:pos="720"/>
          <w:tab w:val="center" w:pos="1400" w:leader="none"/>
          <w:tab w:val="center" w:pos="2954" w:leader="none"/>
          <w:tab w:val="center" w:pos="3763" w:leader="none"/>
        </w:tabs>
        <w:spacing w:lineRule="auto" w:line="259" w:before="0" w:after="0"/>
        <w:ind w:hanging="0" w:left="0"/>
        <w:jc w:val="left"/>
        <w:rPr/>
      </w:pPr>
      <w:bookmarkStart w:id="15" w:name="ck_defc3a7a_40_3"/>
      <w:bookmarkEnd w:id="15"/>
      <w:r>
        <w:rPr>
          <w:rFonts w:eastAsia="Calibri" w:cs="Calibri" w:ascii="Calibri" w:hAnsi="Calibri"/>
          <w:sz w:val="22"/>
        </w:rPr>
        <w:tab/>
      </w:r>
      <w:r>
        <w:rPr/>
        <w:t>Growth rate</w:t>
        <w:tab/>
      </w:r>
      <w:r>
        <w:rPr>
          <w:i/>
        </w:rPr>
        <w:t>k</w:t>
        <w:tab/>
      </w:r>
      <w:r>
        <w:rPr/>
        <w:t>0.05</w:t>
      </w:r>
    </w:p>
    <w:p>
      <w:pPr>
        <w:pStyle w:val="Normal"/>
        <w:spacing w:lineRule="auto" w:line="259" w:before="0" w:after="407"/>
        <w:ind w:hanging="0" w:left="745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2146935" cy="10160"/>
                <wp:effectExtent l="0" t="0" r="0" b="0"/>
                <wp:docPr id="45" name="Group 14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40" cy="10080"/>
                          <a:chOff x="0" y="0"/>
                          <a:chExt cx="2147040" cy="10080"/>
                        </a:xfrm>
                      </wpg:grpSpPr>
                      <wps:wsp>
                        <wps:cNvPr id="46" name="Shape 117"/>
                        <wps:cNvSpPr/>
                        <wps:spPr>
                          <a:xfrm>
                            <a:off x="0" y="0"/>
                            <a:ext cx="214704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47075" h="0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50" style="position:absolute;margin-left:0pt;margin-top:-0.85pt;width:169.05pt;height:0.8pt" coordorigin="0,-17" coordsize="3381,16"/>
            </w:pict>
          </mc:Fallback>
        </mc:AlternateContent>
      </w:r>
    </w:p>
    <w:p>
      <w:pPr>
        <w:pStyle w:val="Heading1"/>
        <w:spacing w:before="0" w:after="85"/>
        <w:ind w:hanging="484" w:left="633"/>
        <w:rPr/>
      </w:pPr>
      <w:bookmarkStart w:id="16" w:name="ck_defc3a7a_50"/>
      <w:bookmarkEnd w:id="16"/>
      <w:r>
        <w:rPr/>
        <w:t>Conclusions</w:t>
      </w:r>
    </w:p>
    <w:p>
      <w:pPr>
        <w:pStyle w:val="Normal"/>
        <w:spacing w:before="0" w:after="405"/>
        <w:ind w:hanging="10" w:left="159"/>
        <w:rPr/>
      </w:pPr>
      <w:bookmarkStart w:id="17" w:name="ck_defc3a7a_52"/>
      <w:bookmarkEnd w:id="17"/>
      <w:r>
        <w:rPr/>
        <w:t xml:space="preserve">The model in Eq. (1) fits the data in Sec. 2 </w:t>
      </w:r>
      <w:commentRangeStart w:id="2"/>
      <w:r>
        <w:rPr/>
        <w:t>reasonably well</w:t>
      </w:r>
      <w:ins w:id="2" w:author="Libre Reviewer" w:date="2026-09-27T18:34:46Z">
        <w:r>
          <w:rPr/>
        </w:r>
      </w:ins>
      <w:commentRangeEnd w:id="2"/>
      <w:r>
        <w:commentReference w:id="2"/>
      </w:r>
      <w:r>
        <w:rPr/>
        <w:t>.</w:t>
      </w:r>
    </w:p>
    <w:p>
      <w:pPr>
        <w:pStyle w:val="Heading1"/>
        <w:numPr>
          <w:ilvl w:val="0"/>
          <w:numId w:val="0"/>
        </w:numPr>
        <w:spacing w:before="0" w:after="95"/>
        <w:ind w:hanging="0" w:left="159"/>
        <w:rPr/>
      </w:pPr>
      <w:r>
        <w:rPr/>
        <w:t>References</w:t>
      </w:r>
    </w:p>
    <w:p>
      <w:pPr>
        <w:pStyle w:val="Normal"/>
        <w:spacing w:before="0" w:after="143"/>
        <w:ind w:hanging="199" w:left="348"/>
        <w:rPr/>
      </w:pPr>
      <w:r>
        <w:rPr/>
        <w:t xml:space="preserve">K. Lee. A model for wake recovery. </w:t>
      </w:r>
      <w:r>
        <w:rPr>
          <w:i/>
        </w:rPr>
        <w:t>Wind Energy</w:t>
      </w:r>
      <w:r>
        <w:rPr/>
        <w:t>, 21:1–12, 2018.</w:t>
      </w:r>
    </w:p>
    <w:p>
      <w:pPr>
        <w:pStyle w:val="Normal"/>
        <w:spacing w:before="0" w:after="535"/>
        <w:ind w:hanging="199" w:left="348"/>
        <w:rPr/>
      </w:pPr>
      <w:r>
        <w:rPr/>
        <w:t xml:space="preserve">J. Smith and A. Jones. Turbulent flow over a rough wall. </w:t>
      </w:r>
      <w:r>
        <w:rPr>
          <w:i/>
        </w:rPr>
        <w:t>J. Fluid Mech.</w:t>
      </w:r>
      <w:r>
        <w:rPr/>
        <w:t>, 900:A1, 2020.</w:t>
      </w:r>
    </w:p>
    <w:p>
      <w:pPr>
        <w:pStyle w:val="Normal"/>
        <w:spacing w:before="0" w:after="20"/>
        <w:ind w:hanging="10" w:left="-5"/>
        <w:rPr/>
      </w:pPr>
      <w:r>
        <w:rPr/>
        <w:t>1</w:t>
      </w:r>
    </w:p>
    <w:sectPr>
      <w:type w:val="continuous"/>
      <w:pgSz w:w="12240" w:h="15840"/>
      <w:pgMar w:left="1440" w:right="1455" w:gutter="0" w:header="0" w:top="3094" w:footer="0" w:bottom="1440"/>
      <w:cols w:num="2" w:space="50" w:equalWidth="true" w:sep="false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T. Author" w:initials="">
    <w:p w14:paraId="01000000">
      <w:pPr>
        <w:overflowPunct w:val="false"/>
        <w:spacing w:lineRule="auto" w:line="240" w:before="0" w:after="0"/>
        <w:jc w:val="left"/>
        <w:rPr/>
      </w:pPr>
      <w:r>
        <w:annotationRef/>
      </w:r>
      <w:r>
        <w:rPr>
          <w:rFonts w:asciiTheme="minorHAnsi" w:cstheme="minorBidi" w:eastAsiaTheme="minorEastAsia" w:hAnsiTheme="minorHAnsi" w:cs="" w:eastAsia="" w:ascii="Aptos" w:hAnsi="Aptos"/>
          <w:color w:val="auto"/>
          <w:sz w:val="24"/>
          <w14:ligatures w14:val="standardContextual"/>
        </w:rPr>
        <w:t>Is this the right model for near wake?</w:t>
      </w:r>
    </w:p>
  </w:comment>
  <w:comment w:id="0" w:author="P. Bachant" w:initials="">
    <w:p w14:paraId="02000000">
      <w:pPr>
        <w:overflowPunct w:val="false"/>
        <w:spacing w:lineRule="auto" w:line="240" w:before="0" w:after="0"/>
        <w:jc w:val="left"/>
        <w:rPr/>
      </w:pPr>
      <w:r>
        <w:annotationRef/>
      </w:r>
      <w:r>
        <w:rPr>
          <w:rFonts w:asciiTheme="minorHAnsi" w:cstheme="minorBidi" w:eastAsiaTheme="minorEastAsia" w:hAnsiTheme="minorHAnsi" w:cs="" w:eastAsia="" w:ascii="Aptos" w:hAnsi="Aptos"/>
          <w:color w:val="auto"/>
          <w:sz w:val="24"/>
          <w14:ligatures w14:val="standardContextual"/>
        </w:rPr>
        <w:t>Probably fine for x/D &gt; 3.</w:t>
      </w:r>
    </w:p>
  </w:comment>
  <w:comment w:id="2" w:author="Libre Reviewer" w:initials="">
    <w:p>
      <w:r>
        <w:annotationRef/>
      </w:r>
      <w:r>
        <w:t>Quantify this.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3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5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7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9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1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3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5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7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2" w:before="0" w:after="20"/>
      <w:ind w:hanging="10" w:left="10"/>
      <w:jc w:val="both"/>
    </w:pPr>
    <w:rPr>
      <w:rFonts w:ascii="Cambria" w:hAnsi="Cambria" w:eastAsia="Cambria" w:cs="Cambria"/>
      <w:color w:val="000000"/>
      <w:kern w:val="2"/>
      <w:sz w:val="20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bidi w:val="0"/>
      <w:spacing w:lineRule="auto" w:line="259" w:before="0" w:after="155"/>
      <w:ind w:hanging="10" w:left="10"/>
      <w:jc w:val="left"/>
      <w:outlineLvl w:val="0"/>
    </w:pPr>
    <w:rPr>
      <w:rFonts w:ascii="Cambria" w:hAnsi="Cambria" w:eastAsia="Cambria" w:cs="Cambria"/>
      <w:b/>
      <w:color w:val="000000"/>
      <w:kern w:val="2"/>
      <w:sz w:val="29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mbria" w:hAnsi="Cambria" w:eastAsia="Cambria" w:cs="Cambria"/>
      <w:b/>
      <w:color w:val="000000"/>
      <w:sz w:val="2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ns0:review xmlns:ns0="https://calkit.org/latex-export" id="40c318a5-ee48-44c1-a4b7-33b5eca35788" source="paper/main.tex">
  <ns0:p id="ck_defc3a7a_1">Wake recovery behind a model turbine</ns0:p>
  <ns0:p id="ck_defc3a7a_1_2">P. Bachant 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19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4">The mean velocity deficit is modeled as</ns0:p>
  <ns0:p id="ck_dcf9e526_19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Parameter Symbol Value</ns0:p>
  <ns0:p id="ck_defc3a7a_40_2">Thrust coefficient CT 0.8</ns0:p>
  <ns0:p id="ck_defc3a7a_40_3">Growth rate k 0.05</ns0:p>
  <ns0:p id="ck_defc3a7a_50">Conclusions</ns0:p>
  <ns0:p id="ck_defc3a7a_52">The model in Eq. (1) fits the data in Sec. 2 reasonably well.</ns0:p>
  <ns0:eq id="ck_dcf9e526_15">\frac{\Delta U}{U_{\infty}} = \frac{C_{T}}{8(1 + kx/D)^{2}},</ns0:eq>
</ns0:review>
</file>

<file path=customXml/itemProps1.xml><?xml version="1.0" encoding="utf-8"?>
<ds:datastoreItem xmlns:ds="http://schemas.openxmlformats.org/officeDocument/2006/customXml" ds:itemID="{40C318A5-EE48-44C1-A4B7-33B5ECA35788}">
  <ds:schemaRefs>
    <ds:schemaRef ds:uri="https://calkit.org/latex-expor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LibreOffice/26.2.5.2$MacOSX_AARCH64 LibreOffice_project/cd7284b4cbbfeb507e630c1aac019f4157393acb</Application>
  <AppVersion>15.0000</AppVersion>
  <Pages>2</Pages>
  <Words>211</Words>
  <Characters>1204</Characters>
  <CharactersWithSpaces>1413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2026-09-06T19:22:00Z</dcterms:created>
  <dc:creator>Bachant, Pete</dc:creator>
  <dc:description/>
  <dc:identifier>calkit-latex-export:40c318a5-ee48-44c1-a4b7-33b5eca35788::paper/main.tex</dc:identifier>
  <dc:language>en-US</dc:language>
  <cp:lastModifiedBy>Libre Reviewer</cp:lastModifiedBy>
  <dcterms:modified xsi:type="dcterms:W3CDTF">2026-09-27T18:34:46Z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